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E3AE" w14:textId="3846FF90" w:rsidR="003151C1" w:rsidRDefault="00304650">
      <w:pPr>
        <w:rPr>
          <w:ins w:id="0" w:author="Ксюша Захарова" w:date="2026-10-20T15:45:00Z" w16du:dateUtc="2026-10-20T12:45:00Z"/>
        </w:rPr>
      </w:pPr>
      <w:ins w:id="1" w:author="Ксюша Захарова" w:date="2026-10-20T15:44:00Z" w16du:dateUtc="2026-10-20T12:44:00Z">
        <w:r>
          <w:t xml:space="preserve">Паюсов </w:t>
        </w:r>
      </w:ins>
      <w:ins w:id="2" w:author="Ксюша Захарова" w:date="2026-10-20T15:45:00Z" w16du:dateUtc="2026-10-20T12:45:00Z">
        <w:r>
          <w:t>Семён РПО 2\25</w:t>
        </w:r>
      </w:ins>
    </w:p>
    <w:p w14:paraId="7839C425" w14:textId="604F24F4" w:rsidR="00304650" w:rsidRDefault="00304650">
      <w:pPr>
        <w:rPr>
          <w:ins w:id="3" w:author="Ксюша Захарова" w:date="2026-10-20T15:46:00Z" w16du:dateUtc="2026-10-20T12:46:00Z"/>
        </w:rPr>
      </w:pPr>
      <w:ins w:id="4" w:author="Ксюша Захарова" w:date="2026-10-20T15:45:00Z" w16du:dateUtc="2026-10-20T12:45:00Z">
        <w:r>
          <w:t>Билет 4</w:t>
        </w:r>
      </w:ins>
    </w:p>
    <w:p w14:paraId="0F663214" w14:textId="28584865" w:rsidR="00304650" w:rsidRDefault="001103B7">
      <w:pPr>
        <w:rPr>
          <w:ins w:id="5" w:author="Ксюша Захарова" w:date="2026-10-20T16:36:00Z" w16du:dateUtc="2026-10-20T13:36:00Z"/>
        </w:rPr>
      </w:pPr>
      <w:ins w:id="6" w:author="Ксюша Захарова" w:date="2026-10-20T16:35:00Z" w16du:dateUtc="2026-10-20T13:35:00Z">
        <w:r>
          <w:rPr>
            <w:noProof/>
          </w:rPr>
          <w:drawing>
            <wp:inline distT="0" distB="0" distL="0" distR="0" wp14:anchorId="5DDE16F8" wp14:editId="17A631B0">
              <wp:extent cx="5940425" cy="3611245"/>
              <wp:effectExtent l="0" t="0" r="3175" b="825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>
                        <a:picLocks noChangeAspect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6112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E969AC7" w14:textId="2715A72E" w:rsidR="001103B7" w:rsidRDefault="001103B7">
      <w:pPr>
        <w:rPr>
          <w:ins w:id="7" w:author="Ксюша Захарова" w:date="2026-10-20T16:36:00Z" w16du:dateUtc="2026-10-20T13:36:00Z"/>
        </w:rPr>
      </w:pPr>
      <w:ins w:id="8" w:author="Ксюша Захарова" w:date="2026-10-20T16:36:00Z">
        <w:r w:rsidRPr="001103B7">
          <w:t>01 Параметры ВМ NAT и снимок перед экспериментами</w:t>
        </w:r>
      </w:ins>
    </w:p>
    <w:p w14:paraId="57E6AB31" w14:textId="77777777" w:rsidR="001103B7" w:rsidRDefault="001103B7" w:rsidP="001103B7">
      <w:pPr>
        <w:spacing w:after="80"/>
        <w:rPr>
          <w:ins w:id="9" w:author="Ксюша Захарова" w:date="2026-10-20T16:36:00Z" w16du:dateUtc="2026-10-20T13:36:00Z"/>
        </w:rPr>
      </w:pPr>
      <w:ins w:id="10" w:author="Ксюша Захарова" w:date="2026-10-20T16:36:00Z" w16du:dateUtc="2026-10-20T13:36:00Z">
        <w:r>
          <w:rPr>
            <w:noProof/>
          </w:rPr>
          <w:lastRenderedPageBreak/>
          <w:drawing>
            <wp:inline distT="0" distB="0" distL="0" distR="0" wp14:anchorId="569AEF8F" wp14:editId="10E524D5">
              <wp:extent cx="9432000" cy="5935376"/>
              <wp:effectExtent l="0" t="0" r="0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2-kali-system-user.png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2000" cy="593537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74253F0" w14:textId="77777777" w:rsidR="001103B7" w:rsidRPr="001103B7" w:rsidRDefault="001103B7" w:rsidP="001103B7">
      <w:pPr>
        <w:pStyle w:val="a4"/>
        <w:jc w:val="center"/>
        <w:rPr>
          <w:ins w:id="11" w:author="Ксюша Захарова" w:date="2026-10-20T16:36:00Z" w16du:dateUtc="2026-10-20T13:36:00Z"/>
          <w:lang w:val="ru-RU"/>
          <w:rPrChange w:id="12" w:author="Ксюша Захарова" w:date="2026-10-20T16:36:00Z" w16du:dateUtc="2026-10-20T13:36:00Z">
            <w:rPr>
              <w:ins w:id="13" w:author="Ксюша Захарова" w:date="2026-10-20T16:36:00Z" w16du:dateUtc="2026-10-20T13:36:00Z"/>
            </w:rPr>
          </w:rPrChange>
        </w:rPr>
      </w:pPr>
      <w:ins w:id="14" w:author="Ксюша Захарова" w:date="2026-10-20T16:36:00Z" w16du:dateUtc="2026-10-20T13:36:00Z">
        <w:r w:rsidRPr="001103B7">
          <w:rPr>
            <w:lang w:val="ru-RU"/>
            <w:rPrChange w:id="15" w:author="Ксюша Захарова" w:date="2026-10-20T16:36:00Z" w16du:dateUtc="2026-10-20T13:36:00Z">
              <w:rPr/>
            </w:rPrChange>
          </w:rPr>
          <w:t xml:space="preserve">02   </w:t>
        </w:r>
        <w:r>
          <w:t>Kali</w:t>
        </w:r>
        <w:r w:rsidRPr="001103B7">
          <w:rPr>
            <w:lang w:val="ru-RU"/>
            <w:rPrChange w:id="16" w:author="Ксюша Захарова" w:date="2026-10-20T16:36:00Z" w16du:dateUtc="2026-10-20T13:36:00Z">
              <w:rPr/>
            </w:rPrChange>
          </w:rPr>
          <w:t xml:space="preserve"> </w:t>
        </w:r>
        <w:r>
          <w:t>Linux</w:t>
        </w:r>
        <w:r w:rsidRPr="001103B7">
          <w:rPr>
            <w:lang w:val="ru-RU"/>
            <w:rPrChange w:id="17" w:author="Ксюша Захарова" w:date="2026-10-20T16:36:00Z" w16du:dateUtc="2026-10-20T13:36:00Z">
              <w:rPr/>
            </w:rPrChange>
          </w:rPr>
          <w:t xml:space="preserve"> установленная система и текущий пользователь</w:t>
        </w:r>
      </w:ins>
    </w:p>
    <w:p w14:paraId="3F37F6F5" w14:textId="77777777" w:rsidR="001103B7" w:rsidRDefault="001103B7" w:rsidP="001103B7">
      <w:pPr>
        <w:spacing w:after="80"/>
        <w:rPr>
          <w:ins w:id="18" w:author="Ксюша Захарова" w:date="2026-10-20T16:36:00Z" w16du:dateUtc="2026-10-20T13:36:00Z"/>
        </w:rPr>
      </w:pPr>
      <w:ins w:id="19" w:author="Ксюша Захарова" w:date="2026-10-20T16:36:00Z" w16du:dateUtc="2026-10-20T13:36:00Z">
        <w:r>
          <w:rPr>
            <w:noProof/>
          </w:rPr>
          <w:lastRenderedPageBreak/>
          <w:drawing>
            <wp:inline distT="0" distB="0" distL="0" distR="0" wp14:anchorId="558FA0F7" wp14:editId="021F1819">
              <wp:extent cx="9432000" cy="5613959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3-users-groups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2000" cy="56139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109F1D7" w14:textId="77777777" w:rsidR="001103B7" w:rsidRPr="001103B7" w:rsidRDefault="001103B7" w:rsidP="001103B7">
      <w:pPr>
        <w:pStyle w:val="a4"/>
        <w:jc w:val="center"/>
        <w:rPr>
          <w:ins w:id="20" w:author="Ксюша Захарова" w:date="2026-10-20T16:36:00Z" w16du:dateUtc="2026-10-20T13:36:00Z"/>
          <w:lang w:val="ru-RU"/>
          <w:rPrChange w:id="21" w:author="Ксюша Захарова" w:date="2026-10-20T16:36:00Z" w16du:dateUtc="2026-10-20T13:36:00Z">
            <w:rPr>
              <w:ins w:id="22" w:author="Ксюша Захарова" w:date="2026-10-20T16:36:00Z" w16du:dateUtc="2026-10-20T13:36:00Z"/>
            </w:rPr>
          </w:rPrChange>
        </w:rPr>
      </w:pPr>
      <w:ins w:id="23" w:author="Ксюша Захарова" w:date="2026-10-20T16:36:00Z" w16du:dateUtc="2026-10-20T13:36:00Z">
        <w:r w:rsidRPr="001103B7">
          <w:rPr>
            <w:lang w:val="ru-RU"/>
            <w:rPrChange w:id="24" w:author="Ксюша Захарова" w:date="2026-10-20T16:36:00Z" w16du:dateUtc="2026-10-20T13:36:00Z">
              <w:rPr/>
            </w:rPrChange>
          </w:rPr>
          <w:t>03   Три пользователя две группы и домашние каталоги</w:t>
        </w:r>
      </w:ins>
    </w:p>
    <w:p w14:paraId="1EC70E67" w14:textId="77777777" w:rsidR="001103B7" w:rsidRDefault="001103B7" w:rsidP="001103B7">
      <w:pPr>
        <w:spacing w:after="80"/>
        <w:rPr>
          <w:ins w:id="25" w:author="Ксюша Захарова" w:date="2026-10-20T16:36:00Z" w16du:dateUtc="2026-10-20T13:36:00Z"/>
        </w:rPr>
      </w:pPr>
      <w:ins w:id="26" w:author="Ксюша Захарова" w:date="2026-10-20T16:36:00Z" w16du:dateUtc="2026-10-20T13:36:00Z">
        <w:r>
          <w:rPr>
            <w:noProof/>
          </w:rPr>
          <w:lastRenderedPageBreak/>
          <w:drawing>
            <wp:inline distT="0" distB="0" distL="0" distR="0" wp14:anchorId="37074D57" wp14:editId="2E2EE330">
              <wp:extent cx="9432000" cy="5613959"/>
              <wp:effectExtent l="0" t="0" r="0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4-sgid-umask-access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2000" cy="56139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5805344" w14:textId="77777777" w:rsidR="001103B7" w:rsidRPr="001103B7" w:rsidRDefault="001103B7" w:rsidP="001103B7">
      <w:pPr>
        <w:pStyle w:val="a4"/>
        <w:jc w:val="center"/>
        <w:rPr>
          <w:ins w:id="27" w:author="Ксюша Захарова" w:date="2026-10-20T16:36:00Z" w16du:dateUtc="2026-10-20T13:36:00Z"/>
          <w:lang w:val="ru-RU"/>
          <w:rPrChange w:id="28" w:author="Ксюша Захарова" w:date="2026-10-20T16:36:00Z" w16du:dateUtc="2026-10-20T13:36:00Z">
            <w:rPr>
              <w:ins w:id="29" w:author="Ксюша Захарова" w:date="2026-10-20T16:36:00Z" w16du:dateUtc="2026-10-20T13:36:00Z"/>
            </w:rPr>
          </w:rPrChange>
        </w:rPr>
      </w:pPr>
      <w:ins w:id="30" w:author="Ксюша Захарова" w:date="2026-10-20T16:36:00Z" w16du:dateUtc="2026-10-20T13:36:00Z">
        <w:r w:rsidRPr="001103B7">
          <w:rPr>
            <w:lang w:val="ru-RU"/>
            <w:rPrChange w:id="31" w:author="Ксюша Захарова" w:date="2026-10-20T16:36:00Z" w16du:dateUtc="2026-10-20T13:36:00Z">
              <w:rPr/>
            </w:rPrChange>
          </w:rPr>
          <w:t xml:space="preserve">04   </w:t>
        </w:r>
        <w:r>
          <w:t>SGID</w:t>
        </w:r>
        <w:r w:rsidRPr="001103B7">
          <w:rPr>
            <w:lang w:val="ru-RU"/>
            <w:rPrChange w:id="32" w:author="Ксюша Захарова" w:date="2026-10-20T16:36:00Z" w16du:dateUtc="2026-10-20T13:36:00Z">
              <w:rPr/>
            </w:rPrChange>
          </w:rPr>
          <w:t xml:space="preserve"> </w:t>
        </w:r>
        <w:proofErr w:type="spellStart"/>
        <w:r>
          <w:t>umask</w:t>
        </w:r>
        <w:proofErr w:type="spellEnd"/>
        <w:r w:rsidRPr="001103B7">
          <w:rPr>
            <w:lang w:val="ru-RU"/>
            <w:rPrChange w:id="33" w:author="Ксюша Захарова" w:date="2026-10-20T16:36:00Z" w16du:dateUtc="2026-10-20T13:36:00Z">
              <w:rPr/>
            </w:rPrChange>
          </w:rPr>
          <w:t xml:space="preserve"> групповая запись и отказ в доступе гостю</w:t>
        </w:r>
      </w:ins>
    </w:p>
    <w:p w14:paraId="6F3B633E" w14:textId="77777777" w:rsidR="001103B7" w:rsidRDefault="001103B7" w:rsidP="001103B7">
      <w:pPr>
        <w:spacing w:after="80"/>
        <w:rPr>
          <w:ins w:id="34" w:author="Ксюша Захарова" w:date="2026-10-20T16:37:00Z" w16du:dateUtc="2026-10-20T13:37:00Z"/>
        </w:rPr>
      </w:pPr>
      <w:ins w:id="35" w:author="Ксюша Захарова" w:date="2026-10-20T16:37:00Z" w16du:dateUtc="2026-10-20T13:37:00Z">
        <w:r>
          <w:rPr>
            <w:noProof/>
          </w:rPr>
          <w:lastRenderedPageBreak/>
          <w:drawing>
            <wp:inline distT="0" distB="0" distL="0" distR="0" wp14:anchorId="488E556D" wp14:editId="1770250B">
              <wp:extent cx="9432000" cy="5895000"/>
              <wp:effectExtent l="0" t="0" r="0" b="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5-limited-sudo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2000" cy="5895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45B2B06" w14:textId="77777777" w:rsidR="001103B7" w:rsidRPr="001103B7" w:rsidRDefault="001103B7" w:rsidP="001103B7">
      <w:pPr>
        <w:pStyle w:val="a4"/>
        <w:jc w:val="center"/>
        <w:rPr>
          <w:ins w:id="36" w:author="Ксюша Захарова" w:date="2026-10-20T16:37:00Z" w16du:dateUtc="2026-10-20T13:37:00Z"/>
          <w:lang w:val="ru-RU"/>
          <w:rPrChange w:id="37" w:author="Ксюша Захарова" w:date="2026-10-20T16:37:00Z" w16du:dateUtc="2026-10-20T13:37:00Z">
            <w:rPr>
              <w:ins w:id="38" w:author="Ксюша Захарова" w:date="2026-10-20T16:37:00Z" w16du:dateUtc="2026-10-20T13:37:00Z"/>
            </w:rPr>
          </w:rPrChange>
        </w:rPr>
      </w:pPr>
      <w:ins w:id="39" w:author="Ксюша Захарова" w:date="2026-10-20T16:37:00Z" w16du:dateUtc="2026-10-20T13:37:00Z">
        <w:r w:rsidRPr="001103B7">
          <w:rPr>
            <w:lang w:val="ru-RU"/>
            <w:rPrChange w:id="40" w:author="Ксюша Захарова" w:date="2026-10-20T16:37:00Z" w16du:dateUtc="2026-10-20T13:37:00Z">
              <w:rPr/>
            </w:rPrChange>
          </w:rPr>
          <w:t xml:space="preserve">05   Проверка </w:t>
        </w:r>
        <w:proofErr w:type="spellStart"/>
        <w:r>
          <w:t>sudoers</w:t>
        </w:r>
        <w:proofErr w:type="spellEnd"/>
        <w:r w:rsidRPr="001103B7">
          <w:rPr>
            <w:lang w:val="ru-RU"/>
            <w:rPrChange w:id="41" w:author="Ксюша Захарова" w:date="2026-10-20T16:37:00Z" w16du:dateUtc="2026-10-20T13:37:00Z">
              <w:rPr/>
            </w:rPrChange>
          </w:rPr>
          <w:t xml:space="preserve"> разрешенная команда и отказ для другой команды</w:t>
        </w:r>
      </w:ins>
    </w:p>
    <w:p w14:paraId="2840C453" w14:textId="77777777" w:rsidR="001103B7" w:rsidRDefault="001103B7" w:rsidP="001103B7">
      <w:pPr>
        <w:spacing w:after="80"/>
        <w:rPr>
          <w:ins w:id="42" w:author="Ксюша Захарова" w:date="2026-10-20T16:37:00Z" w16du:dateUtc="2026-10-20T13:37:00Z"/>
        </w:rPr>
      </w:pPr>
      <w:ins w:id="43" w:author="Ксюша Захарова" w:date="2026-10-20T16:37:00Z" w16du:dateUtc="2026-10-20T13:37:00Z">
        <w:r>
          <w:rPr>
            <w:noProof/>
          </w:rPr>
          <w:lastRenderedPageBreak/>
          <w:drawing>
            <wp:inline distT="0" distB="0" distL="0" distR="0" wp14:anchorId="567987FC" wp14:editId="0F62C2EA">
              <wp:extent cx="9432000" cy="5602316"/>
              <wp:effectExtent l="0" t="0" r="0" b="0"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6-fhs-files-find-ma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2000" cy="56023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7B85AA0" w14:textId="77777777" w:rsidR="001103B7" w:rsidRPr="001103B7" w:rsidRDefault="001103B7" w:rsidP="001103B7">
      <w:pPr>
        <w:pStyle w:val="a4"/>
        <w:jc w:val="center"/>
        <w:rPr>
          <w:ins w:id="44" w:author="Ксюша Захарова" w:date="2026-10-20T16:37:00Z" w16du:dateUtc="2026-10-20T13:37:00Z"/>
          <w:lang w:val="ru-RU"/>
          <w:rPrChange w:id="45" w:author="Ксюша Захарова" w:date="2026-10-20T16:37:00Z" w16du:dateUtc="2026-10-20T13:37:00Z">
            <w:rPr>
              <w:ins w:id="46" w:author="Ксюша Захарова" w:date="2026-10-20T16:37:00Z" w16du:dateUtc="2026-10-20T13:37:00Z"/>
            </w:rPr>
          </w:rPrChange>
        </w:rPr>
      </w:pPr>
      <w:ins w:id="47" w:author="Ксюша Захарова" w:date="2026-10-20T16:37:00Z" w16du:dateUtc="2026-10-20T13:37:00Z">
        <w:r w:rsidRPr="001103B7">
          <w:rPr>
            <w:lang w:val="ru-RU"/>
            <w:rPrChange w:id="48" w:author="Ксюша Захарова" w:date="2026-10-20T16:37:00Z" w16du:dateUtc="2026-10-20T13:37:00Z">
              <w:rPr/>
            </w:rPrChange>
          </w:rPr>
          <w:t xml:space="preserve">06   Файлы учетных записей маски поиск копирование и справка </w:t>
        </w:r>
        <w:r>
          <w:t>man</w:t>
        </w:r>
      </w:ins>
    </w:p>
    <w:p w14:paraId="7935FFA6" w14:textId="77777777" w:rsidR="001103B7" w:rsidRDefault="001103B7" w:rsidP="001103B7">
      <w:pPr>
        <w:spacing w:after="80"/>
        <w:rPr>
          <w:ins w:id="49" w:author="Ксюша Захарова" w:date="2026-10-20T16:37:00Z" w16du:dateUtc="2026-10-20T13:37:00Z"/>
        </w:rPr>
      </w:pPr>
      <w:ins w:id="50" w:author="Ксюша Захарова" w:date="2026-10-20T16:37:00Z" w16du:dateUtc="2026-10-20T13:37:00Z">
        <w:r>
          <w:rPr>
            <w:noProof/>
          </w:rPr>
          <w:lastRenderedPageBreak/>
          <w:drawing>
            <wp:inline distT="0" distB="0" distL="0" distR="0" wp14:anchorId="5D80A9F0" wp14:editId="2C0455B9">
              <wp:extent cx="9432000" cy="5602316"/>
              <wp:effectExtent l="0" t="0" r="0" b="0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7-hostname-time-processes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2000" cy="56023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79D6D8E" w14:textId="77777777" w:rsidR="001103B7" w:rsidRPr="001103B7" w:rsidRDefault="001103B7" w:rsidP="001103B7">
      <w:pPr>
        <w:pStyle w:val="a4"/>
        <w:jc w:val="center"/>
        <w:rPr>
          <w:ins w:id="51" w:author="Ксюша Захарова" w:date="2026-10-20T16:37:00Z" w16du:dateUtc="2026-10-20T13:37:00Z"/>
          <w:lang w:val="ru-RU"/>
          <w:rPrChange w:id="52" w:author="Ксюша Захарова" w:date="2026-10-20T16:37:00Z" w16du:dateUtc="2026-10-20T13:37:00Z">
            <w:rPr>
              <w:ins w:id="53" w:author="Ксюша Захарова" w:date="2026-10-20T16:37:00Z" w16du:dateUtc="2026-10-20T13:37:00Z"/>
            </w:rPr>
          </w:rPrChange>
        </w:rPr>
      </w:pPr>
      <w:ins w:id="54" w:author="Ксюша Захарова" w:date="2026-10-20T16:37:00Z" w16du:dateUtc="2026-10-20T13:37:00Z">
        <w:r w:rsidRPr="001103B7">
          <w:rPr>
            <w:lang w:val="ru-RU"/>
            <w:rPrChange w:id="55" w:author="Ксюша Захарова" w:date="2026-10-20T16:37:00Z" w16du:dateUtc="2026-10-20T13:37:00Z">
              <w:rPr/>
            </w:rPrChange>
          </w:rPr>
          <w:t>07   Имя сервера часовой пояс и владельцы процессов</w:t>
        </w:r>
      </w:ins>
    </w:p>
    <w:p w14:paraId="06C743B3" w14:textId="77777777" w:rsidR="001103B7" w:rsidRDefault="001103B7" w:rsidP="001103B7">
      <w:pPr>
        <w:spacing w:after="80"/>
        <w:rPr>
          <w:ins w:id="56" w:author="Ксюша Захарова" w:date="2026-10-20T16:37:00Z" w16du:dateUtc="2026-10-20T13:37:00Z"/>
        </w:rPr>
      </w:pPr>
      <w:ins w:id="57" w:author="Ксюша Захарова" w:date="2026-10-20T16:37:00Z" w16du:dateUtc="2026-10-20T13:37:00Z">
        <w:r>
          <w:rPr>
            <w:noProof/>
          </w:rPr>
          <w:lastRenderedPageBreak/>
          <w:drawing>
            <wp:inline distT="0" distB="0" distL="0" distR="0" wp14:anchorId="44137AF9" wp14:editId="3A6178C6">
              <wp:extent cx="9432000" cy="5602316"/>
              <wp:effectExtent l="0" t="0" r="0" b="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8-audit-code-functions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2000" cy="56023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57CE96B" w14:textId="77777777" w:rsidR="001103B7" w:rsidRPr="001103B7" w:rsidRDefault="001103B7" w:rsidP="001103B7">
      <w:pPr>
        <w:pStyle w:val="a4"/>
        <w:jc w:val="center"/>
        <w:rPr>
          <w:ins w:id="58" w:author="Ксюша Захарова" w:date="2026-10-20T16:37:00Z" w16du:dateUtc="2026-10-20T13:37:00Z"/>
          <w:lang w:val="ru-RU"/>
          <w:rPrChange w:id="59" w:author="Ксюша Захарова" w:date="2026-10-20T16:37:00Z" w16du:dateUtc="2026-10-20T13:37:00Z">
            <w:rPr>
              <w:ins w:id="60" w:author="Ксюша Захарова" w:date="2026-10-20T16:37:00Z" w16du:dateUtc="2026-10-20T13:37:00Z"/>
            </w:rPr>
          </w:rPrChange>
        </w:rPr>
      </w:pPr>
      <w:ins w:id="61" w:author="Ксюша Захарова" w:date="2026-10-20T16:37:00Z" w16du:dateUtc="2026-10-20T13:37:00Z">
        <w:r w:rsidRPr="001103B7">
          <w:rPr>
            <w:lang w:val="ru-RU"/>
            <w:rPrChange w:id="62" w:author="Ксюша Захарова" w:date="2026-10-20T16:37:00Z" w16du:dateUtc="2026-10-20T13:37:00Z">
              <w:rPr/>
            </w:rPrChange>
          </w:rPr>
          <w:t>08   Код аудита функции циклы аргументы и обработка ошибок</w:t>
        </w:r>
      </w:ins>
    </w:p>
    <w:p w14:paraId="2A631BC7" w14:textId="77777777" w:rsidR="001103B7" w:rsidRDefault="001103B7" w:rsidP="001103B7">
      <w:pPr>
        <w:spacing w:after="80"/>
        <w:rPr>
          <w:ins w:id="63" w:author="Ксюша Захарова" w:date="2026-10-20T16:37:00Z" w16du:dateUtc="2026-10-20T13:37:00Z"/>
        </w:rPr>
      </w:pPr>
      <w:ins w:id="64" w:author="Ксюша Захарова" w:date="2026-10-20T16:37:00Z" w16du:dateUtc="2026-10-20T13:37:00Z">
        <w:r>
          <w:rPr>
            <w:noProof/>
          </w:rPr>
          <w:lastRenderedPageBreak/>
          <w:drawing>
            <wp:inline distT="0" distB="0" distL="0" distR="0" wp14:anchorId="6455B5FE" wp14:editId="4733AD0F">
              <wp:extent cx="9432000" cy="5602316"/>
              <wp:effectExtent l="0" t="0" r="0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09-audit-matrix-error-tests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2000" cy="56023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72D6A59" w14:textId="77777777" w:rsidR="001103B7" w:rsidRPr="001103B7" w:rsidRDefault="001103B7" w:rsidP="001103B7">
      <w:pPr>
        <w:pStyle w:val="a4"/>
        <w:jc w:val="center"/>
        <w:rPr>
          <w:ins w:id="65" w:author="Ксюша Захарова" w:date="2026-10-20T16:37:00Z" w16du:dateUtc="2026-10-20T13:37:00Z"/>
          <w:lang w:val="ru-RU"/>
          <w:rPrChange w:id="66" w:author="Ксюша Захарова" w:date="2026-10-20T16:37:00Z" w16du:dateUtc="2026-10-20T13:37:00Z">
            <w:rPr>
              <w:ins w:id="67" w:author="Ксюша Захарова" w:date="2026-10-20T16:37:00Z" w16du:dateUtc="2026-10-20T13:37:00Z"/>
            </w:rPr>
          </w:rPrChange>
        </w:rPr>
      </w:pPr>
      <w:ins w:id="68" w:author="Ксюша Захарова" w:date="2026-10-20T16:37:00Z" w16du:dateUtc="2026-10-20T13:37:00Z">
        <w:r w:rsidRPr="001103B7">
          <w:rPr>
            <w:lang w:val="ru-RU"/>
            <w:rPrChange w:id="69" w:author="Ксюша Захарова" w:date="2026-10-20T16:37:00Z" w16du:dateUtc="2026-10-20T13:37:00Z">
              <w:rPr/>
            </w:rPrChange>
          </w:rPr>
          <w:t>09   Матрица доступа раздельные потоки и коды завершения 0 1 2</w:t>
        </w:r>
      </w:ins>
    </w:p>
    <w:p w14:paraId="2A21BF21" w14:textId="77777777" w:rsidR="001103B7" w:rsidRDefault="001103B7" w:rsidP="001103B7">
      <w:pPr>
        <w:spacing w:after="80"/>
        <w:rPr>
          <w:ins w:id="70" w:author="Ксюша Захарова" w:date="2026-10-20T16:37:00Z" w16du:dateUtc="2026-10-20T13:37:00Z"/>
        </w:rPr>
      </w:pPr>
      <w:ins w:id="71" w:author="Ксюша Захарова" w:date="2026-10-20T16:37:00Z" w16du:dateUtc="2026-10-20T13:37:00Z">
        <w:r>
          <w:rPr>
            <w:noProof/>
          </w:rPr>
          <w:lastRenderedPageBreak/>
          <w:drawing>
            <wp:inline distT="0" distB="0" distL="0" distR="0" wp14:anchorId="12E89C78" wp14:editId="00C75EAC">
              <wp:extent cx="9432000" cy="5895000"/>
              <wp:effectExtent l="0" t="0" r="0" b="0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10-audit-syntax-saved-files.png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32000" cy="5895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BAE25AF" w14:textId="77777777" w:rsidR="001103B7" w:rsidRPr="001103B7" w:rsidRDefault="001103B7" w:rsidP="001103B7">
      <w:pPr>
        <w:pStyle w:val="a4"/>
        <w:jc w:val="center"/>
        <w:rPr>
          <w:ins w:id="72" w:author="Ксюша Захарова" w:date="2026-10-20T16:37:00Z" w16du:dateUtc="2026-10-20T13:37:00Z"/>
          <w:lang w:val="ru-RU"/>
          <w:rPrChange w:id="73" w:author="Ксюша Захарова" w:date="2026-10-20T16:37:00Z" w16du:dateUtc="2026-10-20T13:37:00Z">
            <w:rPr>
              <w:ins w:id="74" w:author="Ксюша Захарова" w:date="2026-10-20T16:37:00Z" w16du:dateUtc="2026-10-20T13:37:00Z"/>
            </w:rPr>
          </w:rPrChange>
        </w:rPr>
      </w:pPr>
      <w:ins w:id="75" w:author="Ксюша Захарова" w:date="2026-10-20T16:37:00Z" w16du:dateUtc="2026-10-20T13:37:00Z">
        <w:r w:rsidRPr="001103B7">
          <w:rPr>
            <w:lang w:val="ru-RU"/>
            <w:rPrChange w:id="76" w:author="Ксюша Захарова" w:date="2026-10-20T16:37:00Z" w16du:dateUtc="2026-10-20T13:37:00Z">
              <w:rPr/>
            </w:rPrChange>
          </w:rPr>
          <w:t>10   Синтаксис скрипта начало кода и сохраненные файлы отчета</w:t>
        </w:r>
      </w:ins>
    </w:p>
    <w:p w14:paraId="2DCFDD3F" w14:textId="77777777" w:rsidR="001103B7" w:rsidRPr="001103B7" w:rsidRDefault="001103B7" w:rsidP="001103B7">
      <w:pPr>
        <w:pStyle w:val="1"/>
        <w:spacing w:before="100" w:line="288" w:lineRule="auto"/>
        <w:rPr>
          <w:ins w:id="77" w:author="Ксюша Захарова" w:date="2026-10-20T16:38:00Z" w16du:dateUtc="2026-10-20T13:38:00Z"/>
          <w:lang w:val="ru-RU"/>
          <w:rPrChange w:id="78" w:author="Ксюша Захарова" w:date="2026-10-20T16:38:00Z" w16du:dateUtc="2026-10-20T13:38:00Z">
            <w:rPr>
              <w:ins w:id="79" w:author="Ксюша Захарова" w:date="2026-10-20T16:38:00Z" w16du:dateUtc="2026-10-20T13:38:00Z"/>
            </w:rPr>
          </w:rPrChange>
        </w:rPr>
      </w:pPr>
      <w:ins w:id="80" w:author="Ксюша Захарова" w:date="2026-10-20T16:38:00Z" w16du:dateUtc="2026-10-20T13:38:00Z">
        <w:r w:rsidRPr="001103B7">
          <w:rPr>
            <w:rFonts w:ascii="Arial" w:hAnsi="Arial"/>
            <w:sz w:val="24"/>
            <w:lang w:val="ru-RU"/>
            <w:rPrChange w:id="81" w:author="Ксюша Захарова" w:date="2026-10-20T16:38:00Z" w16du:dateUtc="2026-10-20T13:38:00Z">
              <w:rPr>
                <w:rFonts w:ascii="Arial" w:hAnsi="Arial"/>
                <w:sz w:val="24"/>
              </w:rPr>
            </w:rPrChange>
          </w:rPr>
          <w:t>Ход работы</w:t>
        </w:r>
      </w:ins>
    </w:p>
    <w:p w14:paraId="1A677336" w14:textId="77777777" w:rsidR="001103B7" w:rsidRDefault="001103B7" w:rsidP="001103B7">
      <w:pPr>
        <w:spacing w:after="120" w:line="288" w:lineRule="auto"/>
        <w:rPr>
          <w:ins w:id="82" w:author="Ксюша Захарова" w:date="2026-10-20T16:38:00Z" w16du:dateUtc="2026-10-20T13:38:00Z"/>
        </w:rPr>
      </w:pPr>
      <w:ins w:id="83" w:author="Ксюша Захарова" w:date="2026-10-20T16:38:00Z" w16du:dateUtc="2026-10-20T13:38:00Z">
        <w:r>
          <w:rPr>
            <w:rFonts w:ascii="Arial" w:hAnsi="Arial"/>
            <w:color w:val="000000"/>
          </w:rPr>
          <w:t xml:space="preserve">Работу выполнил в установленной </w:t>
        </w:r>
        <w:proofErr w:type="spellStart"/>
        <w:r>
          <w:rPr>
            <w:rFonts w:ascii="Arial" w:hAnsi="Arial"/>
            <w:color w:val="000000"/>
          </w:rPr>
          <w:t>Kali</w:t>
        </w:r>
        <w:proofErr w:type="spellEnd"/>
        <w:r>
          <w:rPr>
            <w:rFonts w:ascii="Arial" w:hAnsi="Arial"/>
            <w:color w:val="000000"/>
          </w:rPr>
          <w:t xml:space="preserve"> Linux 2026.3 в VMware </w:t>
        </w:r>
        <w:proofErr w:type="spellStart"/>
        <w:r>
          <w:rPr>
            <w:rFonts w:ascii="Arial" w:hAnsi="Arial"/>
            <w:color w:val="000000"/>
          </w:rPr>
          <w:t>Workstation</w:t>
        </w:r>
        <w:proofErr w:type="spellEnd"/>
        <w:r>
          <w:rPr>
            <w:rFonts w:ascii="Arial" w:hAnsi="Arial"/>
            <w:color w:val="000000"/>
          </w:rPr>
          <w:t xml:space="preserve">. Проверил сеть NAT и создал снимок bilet4-before. Проверил текущего пользователя </w:t>
        </w:r>
        <w:proofErr w:type="spellStart"/>
        <w:r>
          <w:rPr>
            <w:rFonts w:ascii="Arial" w:hAnsi="Arial"/>
            <w:color w:val="000000"/>
          </w:rPr>
          <w:t>federlv</w:t>
        </w:r>
        <w:proofErr w:type="spellEnd"/>
        <w:r>
          <w:rPr>
            <w:rFonts w:ascii="Arial" w:hAnsi="Arial"/>
            <w:color w:val="000000"/>
          </w:rPr>
          <w:t xml:space="preserve"> и доступ через </w:t>
        </w:r>
        <w:proofErr w:type="spellStart"/>
        <w:r>
          <w:rPr>
            <w:rFonts w:ascii="Arial" w:hAnsi="Arial"/>
            <w:color w:val="000000"/>
          </w:rPr>
          <w:t>sudo</w:t>
        </w:r>
        <w:proofErr w:type="spellEnd"/>
        <w:r>
          <w:rPr>
            <w:rFonts w:ascii="Arial" w:hAnsi="Arial"/>
            <w:color w:val="000000"/>
          </w:rPr>
          <w:t xml:space="preserve">, настроил имя </w:t>
        </w:r>
        <w:proofErr w:type="spellStart"/>
        <w:r>
          <w:rPr>
            <w:rFonts w:ascii="Arial" w:hAnsi="Arial"/>
            <w:color w:val="000000"/>
          </w:rPr>
          <w:t>kali-vm</w:t>
        </w:r>
        <w:proofErr w:type="spellEnd"/>
        <w:r>
          <w:rPr>
            <w:rFonts w:ascii="Arial" w:hAnsi="Arial"/>
            <w:color w:val="000000"/>
          </w:rPr>
          <w:t xml:space="preserve"> и часовой пояс Europe/Moscow. Установка операционной системы с нуля в эту работу не входила.</w:t>
        </w:r>
      </w:ins>
    </w:p>
    <w:p w14:paraId="0DBB905F" w14:textId="77777777" w:rsidR="001103B7" w:rsidRDefault="001103B7" w:rsidP="001103B7">
      <w:pPr>
        <w:spacing w:after="120" w:line="288" w:lineRule="auto"/>
        <w:rPr>
          <w:ins w:id="84" w:author="Ксюша Захарова" w:date="2026-10-20T16:38:00Z" w16du:dateUtc="2026-10-20T13:38:00Z"/>
        </w:rPr>
      </w:pPr>
      <w:ins w:id="85" w:author="Ксюша Захарова" w:date="2026-10-20T16:38:00Z" w16du:dateUtc="2026-10-20T13:38:00Z">
        <w:r>
          <w:rPr>
            <w:rFonts w:ascii="Arial" w:hAnsi="Arial"/>
            <w:color w:val="000000"/>
          </w:rPr>
          <w:t>Создал пользователей b4alice, b4bob и b4guest и группы b4team и b4audit. Первые два пользователя входят в b4team, а b4guest — в b4audit. Пользователь b4alice дополнительно включен в b4audit. Проверил состав групп и домашние каталоги. Посмотрел файлы /</w:t>
        </w:r>
        <w:proofErr w:type="spellStart"/>
        <w:r>
          <w:rPr>
            <w:rFonts w:ascii="Arial" w:hAnsi="Arial"/>
            <w:color w:val="000000"/>
          </w:rPr>
          <w:t>etc</w:t>
        </w:r>
        <w:proofErr w:type="spellEnd"/>
        <w:r>
          <w:rPr>
            <w:rFonts w:ascii="Arial" w:hAnsi="Arial"/>
            <w:color w:val="000000"/>
          </w:rPr>
          <w:t>/</w:t>
        </w:r>
        <w:proofErr w:type="spellStart"/>
        <w:r>
          <w:rPr>
            <w:rFonts w:ascii="Arial" w:hAnsi="Arial"/>
            <w:color w:val="000000"/>
          </w:rPr>
          <w:t>passwd</w:t>
        </w:r>
        <w:proofErr w:type="spellEnd"/>
        <w:r>
          <w:rPr>
            <w:rFonts w:ascii="Arial" w:hAnsi="Arial"/>
            <w:color w:val="000000"/>
          </w:rPr>
          <w:t>, /</w:t>
        </w:r>
        <w:proofErr w:type="spellStart"/>
        <w:r>
          <w:rPr>
            <w:rFonts w:ascii="Arial" w:hAnsi="Arial"/>
            <w:color w:val="000000"/>
          </w:rPr>
          <w:t>etc</w:t>
        </w:r>
        <w:proofErr w:type="spellEnd"/>
        <w:r>
          <w:rPr>
            <w:rFonts w:ascii="Arial" w:hAnsi="Arial"/>
            <w:color w:val="000000"/>
          </w:rPr>
          <w:t>/</w:t>
        </w:r>
        <w:proofErr w:type="spellStart"/>
        <w:r>
          <w:rPr>
            <w:rFonts w:ascii="Arial" w:hAnsi="Arial"/>
            <w:color w:val="000000"/>
          </w:rPr>
          <w:t>shadow</w:t>
        </w:r>
        <w:proofErr w:type="spellEnd"/>
        <w:r>
          <w:rPr>
            <w:rFonts w:ascii="Arial" w:hAnsi="Arial"/>
            <w:color w:val="000000"/>
          </w:rPr>
          <w:t xml:space="preserve"> и /</w:t>
        </w:r>
        <w:proofErr w:type="spellStart"/>
        <w:r>
          <w:rPr>
            <w:rFonts w:ascii="Arial" w:hAnsi="Arial"/>
            <w:color w:val="000000"/>
          </w:rPr>
          <w:t>etc</w:t>
        </w:r>
        <w:proofErr w:type="spellEnd"/>
        <w:r>
          <w:rPr>
            <w:rFonts w:ascii="Arial" w:hAnsi="Arial"/>
            <w:color w:val="000000"/>
          </w:rPr>
          <w:t>/</w:t>
        </w:r>
        <w:proofErr w:type="spellStart"/>
        <w:r>
          <w:rPr>
            <w:rFonts w:ascii="Arial" w:hAnsi="Arial"/>
            <w:color w:val="000000"/>
          </w:rPr>
          <w:t>group</w:t>
        </w:r>
        <w:proofErr w:type="spellEnd"/>
        <w:r>
          <w:rPr>
            <w:rFonts w:ascii="Arial" w:hAnsi="Arial"/>
            <w:color w:val="000000"/>
          </w:rPr>
          <w:t>, затем выполнил создание, копирование, переименование и поиск учебных файлов, применил маску *.</w:t>
        </w:r>
        <w:proofErr w:type="spellStart"/>
        <w:r>
          <w:rPr>
            <w:rFonts w:ascii="Arial" w:hAnsi="Arial"/>
            <w:color w:val="000000"/>
          </w:rPr>
          <w:t>txt</w:t>
        </w:r>
        <w:proofErr w:type="spellEnd"/>
        <w:r>
          <w:rPr>
            <w:rFonts w:ascii="Arial" w:hAnsi="Arial"/>
            <w:color w:val="000000"/>
          </w:rPr>
          <w:t xml:space="preserve"> и справку </w:t>
        </w:r>
        <w:proofErr w:type="spellStart"/>
        <w:r>
          <w:rPr>
            <w:rFonts w:ascii="Arial" w:hAnsi="Arial"/>
            <w:color w:val="000000"/>
          </w:rPr>
          <w:t>man</w:t>
        </w:r>
        <w:proofErr w:type="spellEnd"/>
        <w:r>
          <w:rPr>
            <w:rFonts w:ascii="Arial" w:hAnsi="Arial"/>
            <w:color w:val="000000"/>
          </w:rPr>
          <w:t xml:space="preserve"> </w:t>
        </w:r>
        <w:proofErr w:type="spellStart"/>
        <w:r>
          <w:rPr>
            <w:rFonts w:ascii="Arial" w:hAnsi="Arial"/>
            <w:color w:val="000000"/>
          </w:rPr>
          <w:t>chmod</w:t>
        </w:r>
        <w:proofErr w:type="spellEnd"/>
        <w:r>
          <w:rPr>
            <w:rFonts w:ascii="Arial" w:hAnsi="Arial"/>
            <w:color w:val="000000"/>
          </w:rPr>
          <w:t>.</w:t>
        </w:r>
      </w:ins>
    </w:p>
    <w:p w14:paraId="6F9E575D" w14:textId="77777777" w:rsidR="001103B7" w:rsidRDefault="001103B7" w:rsidP="001103B7">
      <w:pPr>
        <w:spacing w:after="120" w:line="288" w:lineRule="auto"/>
        <w:rPr>
          <w:ins w:id="86" w:author="Ксюша Захарова" w:date="2026-10-20T16:38:00Z" w16du:dateUtc="2026-10-20T13:38:00Z"/>
        </w:rPr>
      </w:pPr>
      <w:ins w:id="87" w:author="Ксюша Захарова" w:date="2026-10-20T16:38:00Z" w16du:dateUtc="2026-10-20T13:38:00Z">
        <w:r>
          <w:rPr>
            <w:rFonts w:ascii="Arial" w:hAnsi="Arial"/>
            <w:color w:val="000000"/>
          </w:rPr>
          <w:t>Для /</w:t>
        </w:r>
        <w:proofErr w:type="spellStart"/>
        <w:r>
          <w:rPr>
            <w:rFonts w:ascii="Arial" w:hAnsi="Arial"/>
            <w:color w:val="000000"/>
          </w:rPr>
          <w:t>srv</w:t>
        </w:r>
        <w:proofErr w:type="spellEnd"/>
        <w:r>
          <w:rPr>
            <w:rFonts w:ascii="Arial" w:hAnsi="Arial"/>
            <w:color w:val="000000"/>
          </w:rPr>
          <w:t xml:space="preserve">/bilet4-team назначил владельца </w:t>
        </w:r>
        <w:proofErr w:type="spellStart"/>
        <w:r>
          <w:rPr>
            <w:rFonts w:ascii="Arial" w:hAnsi="Arial"/>
            <w:color w:val="000000"/>
          </w:rPr>
          <w:t>root</w:t>
        </w:r>
        <w:proofErr w:type="spellEnd"/>
        <w:r>
          <w:rPr>
            <w:rFonts w:ascii="Arial" w:hAnsi="Arial"/>
            <w:color w:val="000000"/>
          </w:rPr>
          <w:t xml:space="preserve">, группу b4team и режим 2770. При </w:t>
        </w:r>
        <w:proofErr w:type="spellStart"/>
        <w:r>
          <w:rPr>
            <w:rFonts w:ascii="Arial" w:hAnsi="Arial"/>
            <w:color w:val="000000"/>
          </w:rPr>
          <w:t>umask</w:t>
        </w:r>
        <w:proofErr w:type="spellEnd"/>
        <w:r>
          <w:rPr>
            <w:rFonts w:ascii="Arial" w:hAnsi="Arial"/>
            <w:color w:val="000000"/>
          </w:rPr>
          <w:t xml:space="preserve"> 0002 создал файл от b4alice и дополнил его от b4bob. Убедился, что группа файла наследуется от каталога, а b4guest получает отказ. Для b4alice настроил </w:t>
        </w:r>
        <w:proofErr w:type="spellStart"/>
        <w:r>
          <w:rPr>
            <w:rFonts w:ascii="Arial" w:hAnsi="Arial"/>
            <w:color w:val="000000"/>
          </w:rPr>
          <w:t>sudo</w:t>
        </w:r>
        <w:proofErr w:type="spellEnd"/>
        <w:r>
          <w:rPr>
            <w:rFonts w:ascii="Arial" w:hAnsi="Arial"/>
            <w:color w:val="000000"/>
          </w:rPr>
          <w:t xml:space="preserve"> без пароля </w:t>
        </w:r>
        <w:r>
          <w:rPr>
            <w:rFonts w:ascii="Arial" w:hAnsi="Arial"/>
            <w:color w:val="000000"/>
          </w:rPr>
          <w:lastRenderedPageBreak/>
          <w:t>только на /</w:t>
        </w:r>
        <w:proofErr w:type="spellStart"/>
        <w:r>
          <w:rPr>
            <w:rFonts w:ascii="Arial" w:hAnsi="Arial"/>
            <w:color w:val="000000"/>
          </w:rPr>
          <w:t>usr</w:t>
        </w:r>
        <w:proofErr w:type="spellEnd"/>
        <w:r>
          <w:rPr>
            <w:rFonts w:ascii="Arial" w:hAnsi="Arial"/>
            <w:color w:val="000000"/>
          </w:rPr>
          <w:t>/</w:t>
        </w:r>
        <w:proofErr w:type="spellStart"/>
        <w:r>
          <w:rPr>
            <w:rFonts w:ascii="Arial" w:hAnsi="Arial"/>
            <w:color w:val="000000"/>
          </w:rPr>
          <w:t>bin</w:t>
        </w:r>
        <w:proofErr w:type="spellEnd"/>
        <w:r>
          <w:rPr>
            <w:rFonts w:ascii="Arial" w:hAnsi="Arial"/>
            <w:color w:val="000000"/>
          </w:rPr>
          <w:t>/</w:t>
        </w:r>
        <w:proofErr w:type="spellStart"/>
        <w:r>
          <w:rPr>
            <w:rFonts w:ascii="Arial" w:hAnsi="Arial"/>
            <w:color w:val="000000"/>
          </w:rPr>
          <w:t>id</w:t>
        </w:r>
        <w:proofErr w:type="spellEnd"/>
        <w:r>
          <w:rPr>
            <w:rFonts w:ascii="Arial" w:hAnsi="Arial"/>
            <w:color w:val="000000"/>
          </w:rPr>
          <w:t xml:space="preserve"> без аргументов. Проверка </w:t>
        </w:r>
        <w:proofErr w:type="spellStart"/>
        <w:r>
          <w:rPr>
            <w:rFonts w:ascii="Arial" w:hAnsi="Arial"/>
            <w:color w:val="000000"/>
          </w:rPr>
          <w:t>visudo</w:t>
        </w:r>
        <w:proofErr w:type="spellEnd"/>
        <w:r>
          <w:rPr>
            <w:rFonts w:ascii="Arial" w:hAnsi="Arial"/>
            <w:color w:val="000000"/>
          </w:rPr>
          <w:t xml:space="preserve"> прошла успешно; </w:t>
        </w:r>
        <w:proofErr w:type="spellStart"/>
        <w:r>
          <w:rPr>
            <w:rFonts w:ascii="Arial" w:hAnsi="Arial"/>
            <w:color w:val="000000"/>
          </w:rPr>
          <w:t>id</w:t>
        </w:r>
        <w:proofErr w:type="spellEnd"/>
        <w:r>
          <w:rPr>
            <w:rFonts w:ascii="Arial" w:hAnsi="Arial"/>
            <w:color w:val="000000"/>
          </w:rPr>
          <w:t xml:space="preserve"> выполняется от </w:t>
        </w:r>
        <w:proofErr w:type="spellStart"/>
        <w:r>
          <w:rPr>
            <w:rFonts w:ascii="Arial" w:hAnsi="Arial"/>
            <w:color w:val="000000"/>
          </w:rPr>
          <w:t>root</w:t>
        </w:r>
        <w:proofErr w:type="spellEnd"/>
        <w:r>
          <w:rPr>
            <w:rFonts w:ascii="Arial" w:hAnsi="Arial"/>
            <w:color w:val="000000"/>
          </w:rPr>
          <w:t xml:space="preserve">, другая команда отклоняется. Также запустил </w:t>
        </w:r>
        <w:proofErr w:type="spellStart"/>
        <w:r>
          <w:rPr>
            <w:rFonts w:ascii="Arial" w:hAnsi="Arial"/>
            <w:color w:val="000000"/>
          </w:rPr>
          <w:t>sleep</w:t>
        </w:r>
        <w:proofErr w:type="spellEnd"/>
        <w:r>
          <w:rPr>
            <w:rFonts w:ascii="Arial" w:hAnsi="Arial"/>
            <w:color w:val="000000"/>
          </w:rPr>
          <w:t xml:space="preserve"> от трех пользователей и проверил владельцев через </w:t>
        </w:r>
        <w:proofErr w:type="spellStart"/>
        <w:r>
          <w:rPr>
            <w:rFonts w:ascii="Arial" w:hAnsi="Arial"/>
            <w:color w:val="000000"/>
          </w:rPr>
          <w:t>ps</w:t>
        </w:r>
        <w:proofErr w:type="spellEnd"/>
        <w:r>
          <w:rPr>
            <w:rFonts w:ascii="Arial" w:hAnsi="Arial"/>
            <w:color w:val="000000"/>
          </w:rPr>
          <w:t>.</w:t>
        </w:r>
      </w:ins>
    </w:p>
    <w:p w14:paraId="288A763C" w14:textId="77777777" w:rsidR="001103B7" w:rsidRDefault="001103B7" w:rsidP="001103B7">
      <w:pPr>
        <w:spacing w:after="120" w:line="288" w:lineRule="auto"/>
        <w:rPr>
          <w:ins w:id="88" w:author="Ксюша Захарова" w:date="2026-10-20T16:38:00Z" w16du:dateUtc="2026-10-20T13:38:00Z"/>
        </w:rPr>
      </w:pPr>
      <w:ins w:id="89" w:author="Ксюша Захарова" w:date="2026-10-20T16:38:00Z" w16du:dateUtc="2026-10-20T13:38:00Z">
        <w:r>
          <w:rPr>
            <w:rFonts w:ascii="Arial" w:hAnsi="Arial"/>
            <w:color w:val="000000"/>
          </w:rPr>
          <w:t xml:space="preserve">Сохранил </w:t>
        </w:r>
        <w:proofErr w:type="spellStart"/>
        <w:r>
          <w:rPr>
            <w:rFonts w:ascii="Arial" w:hAnsi="Arial"/>
            <w:color w:val="000000"/>
          </w:rPr>
          <w:t>Bash</w:t>
        </w:r>
        <w:proofErr w:type="spellEnd"/>
        <w:r>
          <w:rPr>
            <w:rFonts w:ascii="Arial" w:hAnsi="Arial"/>
            <w:color w:val="000000"/>
          </w:rPr>
          <w:t>-скрипт audit_users.sh. Он принимает имена пользователей, проверяет их существование и выводит матрицу доступа. В скрипте использованы переменные, позиционные аргументы, функции, циклы, условия и коды завершения. Стандартный вывод и ошибки направлены в разные файлы. Проверки подтвердили коды 0 при успехе, 1 для неизвестного пользователя и 2 при отсутствии аргументов. Учебные процессы после проверки завершены.</w:t>
        </w:r>
      </w:ins>
    </w:p>
    <w:p w14:paraId="2C56593D" w14:textId="77777777" w:rsidR="001103B7" w:rsidRDefault="001103B7"/>
    <w:sectPr w:rsidR="00110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сюша Захарова">
    <w15:presenceInfo w15:providerId="Windows Live" w15:userId="250fca426289aaa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trackRevisions/>
  <w:documentProtection w:edit="trackedChanges" w:enforcement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99"/>
    <w:rsid w:val="001103B7"/>
    <w:rsid w:val="00304650"/>
    <w:rsid w:val="003151C1"/>
    <w:rsid w:val="00803499"/>
    <w:rsid w:val="00854A68"/>
    <w:rsid w:val="0092060D"/>
    <w:rsid w:val="00B4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217D5"/>
  <w15:chartTrackingRefBased/>
  <w15:docId w15:val="{AB5FEC24-C9CF-4EF9-A99A-9ED99E95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03B7"/>
    <w:pPr>
      <w:keepNext/>
      <w:keepLines/>
      <w:spacing w:after="100" w:line="276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304650"/>
    <w:pPr>
      <w:spacing w:after="0" w:line="240" w:lineRule="auto"/>
    </w:pPr>
  </w:style>
  <w:style w:type="paragraph" w:styleId="a4">
    <w:name w:val="caption"/>
    <w:basedOn w:val="a"/>
    <w:next w:val="a"/>
    <w:uiPriority w:val="35"/>
    <w:semiHidden/>
    <w:unhideWhenUsed/>
    <w:qFormat/>
    <w:rsid w:val="001103B7"/>
    <w:pPr>
      <w:spacing w:after="100" w:line="240" w:lineRule="auto"/>
    </w:pPr>
    <w:rPr>
      <w:rFonts w:ascii="Arial" w:eastAsiaTheme="minorEastAsia" w:hAnsi="Arial"/>
      <w:b/>
      <w:bCs/>
      <w:color w:val="000000"/>
      <w:sz w:val="20"/>
      <w:szCs w:val="1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103B7"/>
    <w:rPr>
      <w:rFonts w:asciiTheme="majorHAnsi" w:eastAsiaTheme="majorEastAsia" w:hAnsiTheme="majorHAnsi" w:cstheme="majorBidi"/>
      <w:b/>
      <w:bCs/>
      <w:color w:val="000000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microsoft.com/office/2011/relationships/people" Target="peop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Ксюша Захарова</cp:lastModifiedBy>
  <cp:revision>2</cp:revision>
  <dcterms:created xsi:type="dcterms:W3CDTF">2026-10-20T13:38:00Z</dcterms:created>
  <dcterms:modified xsi:type="dcterms:W3CDTF">2026-10-20T13:38:00Z</dcterms:modified>
</cp:coreProperties>
</file>